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Proyecto 3 - temario 1</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Organización de computadoras y assembler</w:t>
      </w:r>
    </w:p>
    <w:p w:rsidR="00000000" w:rsidDel="00000000" w:rsidP="00000000" w:rsidRDefault="00000000" w:rsidRPr="00000000" w14:paraId="0000000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Sección 30</w:t>
      </w:r>
    </w:p>
    <w:p w:rsidR="00000000" w:rsidDel="00000000" w:rsidP="00000000" w:rsidRDefault="00000000" w:rsidRPr="00000000" w14:paraId="0000000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Ing. Roger Díaz</w:t>
      </w:r>
    </w:p>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drawing>
          <wp:inline distB="114300" distT="114300" distL="114300" distR="114300">
            <wp:extent cx="2968463" cy="2655182"/>
            <wp:effectExtent b="0" l="0" r="0" t="0"/>
            <wp:docPr id="7"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968463" cy="2655182"/>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Cindy Mishelle Gualim Pérez 21226</w:t>
      </w:r>
    </w:p>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Jose Roberto Rodriguez Reyes 21060</w:t>
      </w:r>
    </w:p>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Guatemala 5 de mayo de 2022</w:t>
      </w:r>
    </w:p>
    <w:p w:rsidR="00000000" w:rsidDel="00000000" w:rsidP="00000000" w:rsidRDefault="00000000" w:rsidRPr="00000000" w14:paraId="0000001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Introducción</w:t>
      </w:r>
    </w:p>
    <w:p w:rsidR="00000000" w:rsidDel="00000000" w:rsidP="00000000" w:rsidRDefault="00000000" w:rsidRPr="00000000" w14:paraId="0000001F">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desarrollo de este proyecto, se enfoca en el diseño </w:t>
      </w:r>
      <w:r w:rsidDel="00000000" w:rsidR="00000000" w:rsidRPr="00000000">
        <w:rPr>
          <w:rFonts w:ascii="Times New Roman" w:cs="Times New Roman" w:eastAsia="Times New Roman" w:hAnsi="Times New Roman"/>
          <w:sz w:val="14"/>
          <w:szCs w:val="14"/>
          <w:rtl w:val="0"/>
        </w:rPr>
        <w:t xml:space="preserve">(imagen 1.1)</w:t>
      </w:r>
      <w:r w:rsidDel="00000000" w:rsidR="00000000" w:rsidRPr="00000000">
        <w:rPr>
          <w:rFonts w:ascii="Times New Roman" w:cs="Times New Roman" w:eastAsia="Times New Roman" w:hAnsi="Times New Roman"/>
          <w:sz w:val="24"/>
          <w:szCs w:val="24"/>
          <w:rtl w:val="0"/>
        </w:rPr>
        <w:t xml:space="preserve"> y programa en lenguaje ensamblador ARM</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 para controlar 8 leds de corrimiento, que tendrán un comportamiento de activación/desactivación , donde adicionalmente se tienen dos leds para identificar los jugadores, que serán controlados al presionar la letra “Y” del teclado y un pulsador conectado a los puertos GPIO para generar un incremento, el jugador que presione para el último estado es el que gana el juego, el diseño del juego cuenta con una señal de reloj para controlar el circuito, con un periodo de 1.5 segundos, donde el programa debe leer si ha sido la tecla o el botón después de los 1.5 segundos después de ser pulsado el anterior.</w:t>
      </w:r>
    </w:p>
    <w:p w:rsidR="00000000" w:rsidDel="00000000" w:rsidP="00000000" w:rsidRDefault="00000000" w:rsidRPr="00000000" w14:paraId="00000021">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Adicionalmente en el programa se mostrará un mensaje en pantalla de cuál ha sido el jugador ganador y este activará el led correspondiente al jugador, el reset del juego se dará al presionar la tecla “q” y con un sensor digital que su activación genera el reset del juego al estado inicial.</w:t>
      </w:r>
    </w:p>
    <w:p w:rsidR="00000000" w:rsidDel="00000000" w:rsidP="00000000" w:rsidRDefault="00000000" w:rsidRPr="00000000" w14:paraId="00000022">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99370" cy="2180518"/>
            <wp:effectExtent b="0" l="0" r="0" t="0"/>
            <wp:docPr id="11" name="image7.jpg"/>
            <a:graphic>
              <a:graphicData uri="http://schemas.openxmlformats.org/drawingml/2006/picture">
                <pic:pic>
                  <pic:nvPicPr>
                    <pic:cNvPr id="0" name="image7.jpg"/>
                    <pic:cNvPicPr preferRelativeResize="0"/>
                  </pic:nvPicPr>
                  <pic:blipFill>
                    <a:blip r:embed="rId7"/>
                    <a:srcRect b="0" l="0" r="0" t="25557"/>
                    <a:stretch>
                      <a:fillRect/>
                    </a:stretch>
                  </pic:blipFill>
                  <pic:spPr>
                    <a:xfrm>
                      <a:off x="0" y="0"/>
                      <a:ext cx="2199370" cy="218051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(imagen 1.1)</w:t>
      </w:r>
    </w:p>
    <w:p w:rsidR="00000000" w:rsidDel="00000000" w:rsidP="00000000" w:rsidRDefault="00000000" w:rsidRPr="00000000" w14:paraId="00000024">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Materiales </w:t>
      </w:r>
    </w:p>
    <w:p w:rsidR="00000000" w:rsidDel="00000000" w:rsidP="00000000" w:rsidRDefault="00000000" w:rsidRPr="00000000" w14:paraId="00000029">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Raspberry pi4</w:t>
      </w:r>
    </w:p>
    <w:p w:rsidR="00000000" w:rsidDel="00000000" w:rsidP="00000000" w:rsidRDefault="00000000" w:rsidRPr="00000000" w14:paraId="0000002A">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Jumpers macho macho </w:t>
      </w:r>
    </w:p>
    <w:p w:rsidR="00000000" w:rsidDel="00000000" w:rsidP="00000000" w:rsidRDefault="00000000" w:rsidRPr="00000000" w14:paraId="0000002B">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Jumpers macho hembra</w:t>
      </w:r>
    </w:p>
    <w:p w:rsidR="00000000" w:rsidDel="00000000" w:rsidP="00000000" w:rsidRDefault="00000000" w:rsidRPr="00000000" w14:paraId="0000002C">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10 LED </w:t>
      </w:r>
    </w:p>
    <w:p w:rsidR="00000000" w:rsidDel="00000000" w:rsidP="00000000" w:rsidRDefault="00000000" w:rsidRPr="00000000" w14:paraId="0000002D">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12 Resistencias de 330 ohms</w:t>
      </w:r>
    </w:p>
    <w:p w:rsidR="00000000" w:rsidDel="00000000" w:rsidP="00000000" w:rsidRDefault="00000000" w:rsidRPr="00000000" w14:paraId="0000002E">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Proto Board</w:t>
      </w:r>
    </w:p>
    <w:p w:rsidR="00000000" w:rsidDel="00000000" w:rsidP="00000000" w:rsidRDefault="00000000" w:rsidRPr="00000000" w14:paraId="0000002F">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Cable HDMI</w:t>
      </w:r>
    </w:p>
    <w:p w:rsidR="00000000" w:rsidDel="00000000" w:rsidP="00000000" w:rsidRDefault="00000000" w:rsidRPr="00000000" w14:paraId="00000030">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Push botton </w:t>
      </w:r>
    </w:p>
    <w:p w:rsidR="00000000" w:rsidDel="00000000" w:rsidP="00000000" w:rsidRDefault="00000000" w:rsidRPr="00000000" w14:paraId="0000003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Solución </w:t>
      </w:r>
    </w:p>
    <w:p w:rsidR="00000000" w:rsidDel="00000000" w:rsidP="00000000" w:rsidRDefault="00000000" w:rsidRPr="00000000" w14:paraId="0000003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la resolución del temario asignado lo primero que se hizo fue inicializar los pines de lectura y escritura, posteriormente para cada led se crearon los pines anteriormente mencionados, para poder cambiar el estado de las leds entre encendido y apagado, luego se creó una función llamada, “esperandoBoton” </w:t>
      </w:r>
      <w:r w:rsidDel="00000000" w:rsidR="00000000" w:rsidRPr="00000000">
        <w:rPr>
          <w:rFonts w:ascii="Times New Roman" w:cs="Times New Roman" w:eastAsia="Times New Roman" w:hAnsi="Times New Roman"/>
          <w:sz w:val="14"/>
          <w:szCs w:val="14"/>
          <w:rtl w:val="0"/>
        </w:rPr>
        <w:t xml:space="preserve">(imagen 2.1 )</w:t>
      </w:r>
      <w:r w:rsidDel="00000000" w:rsidR="00000000" w:rsidRPr="00000000">
        <w:rPr>
          <w:rFonts w:ascii="Times New Roman" w:cs="Times New Roman" w:eastAsia="Times New Roman" w:hAnsi="Times New Roman"/>
          <w:sz w:val="24"/>
          <w:szCs w:val="24"/>
          <w:rtl w:val="0"/>
        </w:rPr>
        <w:t xml:space="preserve">, en la cual utilizando los pines de lectura se detecta si el botón ha sido presionado y si lo ha sido se inicia el programa, también se creó la clase “esperandoTecla” </w:t>
      </w:r>
      <w:r w:rsidDel="00000000" w:rsidR="00000000" w:rsidRPr="00000000">
        <w:rPr>
          <w:rFonts w:ascii="Times New Roman" w:cs="Times New Roman" w:eastAsia="Times New Roman" w:hAnsi="Times New Roman"/>
          <w:sz w:val="14"/>
          <w:szCs w:val="14"/>
          <w:rtl w:val="0"/>
        </w:rPr>
        <w:t xml:space="preserve">(imagen 2.2)</w:t>
      </w:r>
      <w:r w:rsidDel="00000000" w:rsidR="00000000" w:rsidRPr="00000000">
        <w:rPr>
          <w:rFonts w:ascii="Times New Roman" w:cs="Times New Roman" w:eastAsia="Times New Roman" w:hAnsi="Times New Roman"/>
          <w:sz w:val="24"/>
          <w:szCs w:val="24"/>
          <w:rtl w:val="0"/>
        </w:rPr>
        <w:t xml:space="preserve">, en el cual de manera similar, verifica si ha sido presionada o no la tecla “y”, al igual que con el botón, si ha sido presionado se inicia el programa. Posteriormente se realizó la función de “identificarEstado” </w:t>
      </w:r>
      <w:r w:rsidDel="00000000" w:rsidR="00000000" w:rsidRPr="00000000">
        <w:rPr>
          <w:rFonts w:ascii="Times New Roman" w:cs="Times New Roman" w:eastAsia="Times New Roman" w:hAnsi="Times New Roman"/>
          <w:sz w:val="14"/>
          <w:szCs w:val="14"/>
          <w:rtl w:val="0"/>
        </w:rPr>
        <w:t xml:space="preserve">(imagen 2.3)</w:t>
      </w:r>
      <w:r w:rsidDel="00000000" w:rsidR="00000000" w:rsidRPr="00000000">
        <w:rPr>
          <w:rFonts w:ascii="Times New Roman" w:cs="Times New Roman" w:eastAsia="Times New Roman" w:hAnsi="Times New Roman"/>
          <w:sz w:val="24"/>
          <w:szCs w:val="24"/>
          <w:rtl w:val="0"/>
        </w:rPr>
        <w:t xml:space="preserve">, en el que se compara el pin del jugador, ya sea 1 o 2, utilizando el comando cmp, con los valores del 1 al 8, agregando que se implementó la función “print1” </w:t>
      </w:r>
      <w:r w:rsidDel="00000000" w:rsidR="00000000" w:rsidRPr="00000000">
        <w:rPr>
          <w:rFonts w:ascii="Times New Roman" w:cs="Times New Roman" w:eastAsia="Times New Roman" w:hAnsi="Times New Roman"/>
          <w:sz w:val="14"/>
          <w:szCs w:val="14"/>
          <w:rtl w:val="0"/>
        </w:rPr>
        <w:t xml:space="preserve">(imagen 2.4)</w:t>
      </w:r>
      <w:r w:rsidDel="00000000" w:rsidR="00000000" w:rsidRPr="00000000">
        <w:rPr>
          <w:rFonts w:ascii="Times New Roman" w:cs="Times New Roman" w:eastAsia="Times New Roman" w:hAnsi="Times New Roman"/>
          <w:sz w:val="24"/>
          <w:szCs w:val="24"/>
          <w:rtl w:val="0"/>
        </w:rPr>
        <w:t xml:space="preserve">, en la cual utilizando los pines de salida creados previamente y la función de identificarEstado , se encendió el led que le toca respectivamente al jugador 1, y se implementó la función “print2” </w:t>
      </w:r>
      <w:r w:rsidDel="00000000" w:rsidR="00000000" w:rsidRPr="00000000">
        <w:rPr>
          <w:rFonts w:ascii="Times New Roman" w:cs="Times New Roman" w:eastAsia="Times New Roman" w:hAnsi="Times New Roman"/>
          <w:sz w:val="14"/>
          <w:szCs w:val="14"/>
          <w:rtl w:val="0"/>
        </w:rPr>
        <w:t xml:space="preserve">(imagen 2.5)</w:t>
      </w:r>
      <w:r w:rsidDel="00000000" w:rsidR="00000000" w:rsidRPr="00000000">
        <w:rPr>
          <w:rFonts w:ascii="Times New Roman" w:cs="Times New Roman" w:eastAsia="Times New Roman" w:hAnsi="Times New Roman"/>
          <w:sz w:val="14"/>
          <w:szCs w:val="14"/>
          <w:rtl w:val="0"/>
        </w:rPr>
        <w:t xml:space="preserve">,</w:t>
      </w:r>
      <w:r w:rsidDel="00000000" w:rsidR="00000000" w:rsidRPr="00000000">
        <w:rPr>
          <w:rFonts w:ascii="Times New Roman" w:cs="Times New Roman" w:eastAsia="Times New Roman" w:hAnsi="Times New Roman"/>
          <w:sz w:val="24"/>
          <w:szCs w:val="24"/>
          <w:rtl w:val="0"/>
        </w:rPr>
        <w:t xml:space="preserve"> que funciona de exactamente la misma manera, pero para el jugador 2, inalmente se implementó una espera de 1.5 segundos para cada led y haciendo uso de las funciones creadas previamente, se llama a cada led, mientras va avanzando el “juego”, hasta que un jugador se encuentre en el último estado y el juego muestre el mensaje en pantalla y encienda el led respectivo al jugador ganador .</w:t>
      </w:r>
    </w:p>
    <w:p w:rsidR="00000000" w:rsidDel="00000000" w:rsidP="00000000" w:rsidRDefault="00000000" w:rsidRPr="00000000" w14:paraId="00000035">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63042" cy="117777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763042" cy="11777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(imagen 2.1) </w:t>
      </w:r>
      <w:r w:rsidDel="00000000" w:rsidR="00000000" w:rsidRPr="00000000">
        <w:rPr>
          <w:rFonts w:ascii="Times New Roman" w:cs="Times New Roman" w:eastAsia="Times New Roman" w:hAnsi="Times New Roman"/>
          <w:sz w:val="24"/>
          <w:szCs w:val="24"/>
        </w:rPr>
        <w:drawing>
          <wp:inline distB="114300" distT="114300" distL="114300" distR="114300">
            <wp:extent cx="1464469" cy="1367162"/>
            <wp:effectExtent b="0" l="0" r="0" t="0"/>
            <wp:docPr id="10"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1464469" cy="136716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(imagen 2.2)</w:t>
      </w:r>
    </w:p>
    <w:p w:rsidR="00000000" w:rsidDel="00000000" w:rsidP="00000000" w:rsidRDefault="00000000" w:rsidRPr="00000000" w14:paraId="0000003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97954" cy="1700213"/>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297954" cy="170021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(imagen 2.3) </w:t>
      </w:r>
      <w:r w:rsidDel="00000000" w:rsidR="00000000" w:rsidRPr="00000000">
        <w:rPr>
          <w:rFonts w:ascii="Times New Roman" w:cs="Times New Roman" w:eastAsia="Times New Roman" w:hAnsi="Times New Roman"/>
          <w:sz w:val="24"/>
          <w:szCs w:val="24"/>
        </w:rPr>
        <w:drawing>
          <wp:inline distB="114300" distT="114300" distL="114300" distR="114300">
            <wp:extent cx="1922406" cy="1144525"/>
            <wp:effectExtent b="0" l="0" r="0" t="0"/>
            <wp:docPr id="1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1922406" cy="11445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(imagen 2.4)</w:t>
      </w:r>
    </w:p>
    <w:p w:rsidR="00000000" w:rsidDel="00000000" w:rsidP="00000000" w:rsidRDefault="00000000" w:rsidRPr="00000000" w14:paraId="0000003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43897" cy="1195388"/>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843897" cy="119538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(imagen 2.5)</w:t>
      </w:r>
    </w:p>
    <w:p w:rsidR="00000000" w:rsidDel="00000000" w:rsidP="00000000" w:rsidRDefault="00000000" w:rsidRPr="00000000" w14:paraId="0000003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360" w:lineRule="auto"/>
        <w:jc w:val="both"/>
        <w:rPr>
          <w:ins w:author="Ciinndy" w:id="0" w:date="2022-06-06T06:05:00Z"/>
          <w:rFonts w:ascii="Times New Roman" w:cs="Times New Roman" w:eastAsia="Times New Roman" w:hAnsi="Times New Roman"/>
          <w:sz w:val="24"/>
          <w:szCs w:val="24"/>
        </w:rPr>
      </w:pPr>
      <w:ins w:author="Ciinndy" w:id="0" w:date="2022-06-06T06:05:00Z">
        <w:r w:rsidDel="00000000" w:rsidR="00000000" w:rsidRPr="00000000">
          <w:rPr>
            <w:rtl w:val="0"/>
          </w:rPr>
        </w:r>
      </w:ins>
    </w:p>
    <w:p w:rsidR="00000000" w:rsidDel="00000000" w:rsidP="00000000" w:rsidRDefault="00000000" w:rsidRPr="00000000" w14:paraId="00000044">
      <w:pPr>
        <w:spacing w:line="360" w:lineRule="auto"/>
        <w:jc w:val="both"/>
        <w:rPr>
          <w:ins w:author="Ciinndy" w:id="0" w:date="2022-06-06T06:05:00Z"/>
          <w:rFonts w:ascii="Times New Roman" w:cs="Times New Roman" w:eastAsia="Times New Roman" w:hAnsi="Times New Roman"/>
          <w:sz w:val="24"/>
          <w:szCs w:val="24"/>
        </w:rPr>
      </w:pPr>
      <w:ins w:author="Ciinndy" w:id="0" w:date="2022-06-06T06:05:00Z">
        <w:r w:rsidDel="00000000" w:rsidR="00000000" w:rsidRPr="00000000">
          <w:rPr>
            <w:rtl w:val="0"/>
          </w:rPr>
        </w:r>
      </w:ins>
    </w:p>
    <w:p w:rsidR="00000000" w:rsidDel="00000000" w:rsidP="00000000" w:rsidRDefault="00000000" w:rsidRPr="00000000" w14:paraId="00000045">
      <w:pPr>
        <w:spacing w:line="360" w:lineRule="auto"/>
        <w:jc w:val="both"/>
        <w:rPr>
          <w:ins w:author="Ciinndy" w:id="0" w:date="2022-06-06T06:05:00Z"/>
          <w:rFonts w:ascii="Times New Roman" w:cs="Times New Roman" w:eastAsia="Times New Roman" w:hAnsi="Times New Roman"/>
          <w:sz w:val="24"/>
          <w:szCs w:val="24"/>
        </w:rPr>
      </w:pPr>
      <w:ins w:author="Ciinndy" w:id="0" w:date="2022-06-06T06:05:00Z">
        <w:r w:rsidDel="00000000" w:rsidR="00000000" w:rsidRPr="00000000">
          <w:rPr>
            <w:rtl w:val="0"/>
          </w:rPr>
        </w:r>
      </w:ins>
    </w:p>
    <w:p w:rsidR="00000000" w:rsidDel="00000000" w:rsidP="00000000" w:rsidRDefault="00000000" w:rsidRPr="00000000" w14:paraId="00000046">
      <w:pPr>
        <w:spacing w:line="360" w:lineRule="auto"/>
        <w:jc w:val="both"/>
        <w:rPr>
          <w:ins w:author="Ciinndy" w:id="0" w:date="2022-06-06T06:05:00Z"/>
          <w:rFonts w:ascii="Times New Roman" w:cs="Times New Roman" w:eastAsia="Times New Roman" w:hAnsi="Times New Roman"/>
          <w:sz w:val="24"/>
          <w:szCs w:val="24"/>
        </w:rPr>
      </w:pPr>
      <w:ins w:author="Ciinndy" w:id="0" w:date="2022-06-06T06:05:00Z">
        <w:r w:rsidDel="00000000" w:rsidR="00000000" w:rsidRPr="00000000">
          <w:rPr>
            <w:rtl w:val="0"/>
          </w:rPr>
        </w:r>
      </w:ins>
    </w:p>
    <w:p w:rsidR="00000000" w:rsidDel="00000000" w:rsidP="00000000" w:rsidRDefault="00000000" w:rsidRPr="00000000" w14:paraId="00000047">
      <w:pPr>
        <w:spacing w:line="360" w:lineRule="auto"/>
        <w:jc w:val="both"/>
        <w:rPr>
          <w:ins w:author="Ciinndy" w:id="0" w:date="2022-06-06T06:05:00Z"/>
          <w:rFonts w:ascii="Times New Roman" w:cs="Times New Roman" w:eastAsia="Times New Roman" w:hAnsi="Times New Roman"/>
          <w:sz w:val="24"/>
          <w:szCs w:val="24"/>
        </w:rPr>
      </w:pPr>
      <w:ins w:author="Ciinndy" w:id="0" w:date="2022-06-06T06:05:00Z">
        <w:r w:rsidDel="00000000" w:rsidR="00000000" w:rsidRPr="00000000">
          <w:rPr>
            <w:rtl w:val="0"/>
          </w:rPr>
        </w:r>
      </w:ins>
    </w:p>
    <w:p w:rsidR="00000000" w:rsidDel="00000000" w:rsidP="00000000" w:rsidRDefault="00000000" w:rsidRPr="00000000" w14:paraId="00000048">
      <w:pPr>
        <w:spacing w:line="360" w:lineRule="auto"/>
        <w:jc w:val="both"/>
        <w:rPr>
          <w:ins w:author="Ciinndy" w:id="0" w:date="2022-06-06T06:05:00Z"/>
          <w:rFonts w:ascii="Times New Roman" w:cs="Times New Roman" w:eastAsia="Times New Roman" w:hAnsi="Times New Roman"/>
          <w:sz w:val="24"/>
          <w:szCs w:val="24"/>
        </w:rPr>
      </w:pPr>
      <w:ins w:author="Ciinndy" w:id="0" w:date="2022-06-06T06:05:00Z">
        <w:r w:rsidDel="00000000" w:rsidR="00000000" w:rsidRPr="00000000">
          <w:rPr>
            <w:rtl w:val="0"/>
          </w:rPr>
        </w:r>
      </w:ins>
    </w:p>
    <w:p w:rsidR="00000000" w:rsidDel="00000000" w:rsidP="00000000" w:rsidRDefault="00000000" w:rsidRPr="00000000" w14:paraId="00000049">
      <w:pPr>
        <w:spacing w:line="360" w:lineRule="auto"/>
        <w:jc w:val="both"/>
        <w:rPr>
          <w:ins w:author="Ciinndy" w:id="0" w:date="2022-06-06T06:05:00Z"/>
          <w:rFonts w:ascii="Times New Roman" w:cs="Times New Roman" w:eastAsia="Times New Roman" w:hAnsi="Times New Roman"/>
          <w:sz w:val="24"/>
          <w:szCs w:val="24"/>
        </w:rPr>
      </w:pPr>
      <w:ins w:author="Ciinndy" w:id="0" w:date="2022-06-06T06:05:00Z">
        <w:r w:rsidDel="00000000" w:rsidR="00000000" w:rsidRPr="00000000">
          <w:rPr>
            <w:rtl w:val="0"/>
          </w:rPr>
        </w:r>
      </w:ins>
    </w:p>
    <w:p w:rsidR="00000000" w:rsidDel="00000000" w:rsidP="00000000" w:rsidRDefault="00000000" w:rsidRPr="00000000" w14:paraId="0000004A">
      <w:pPr>
        <w:spacing w:line="360" w:lineRule="auto"/>
        <w:jc w:val="both"/>
        <w:rPr>
          <w:ins w:author="Ciinndy" w:id="0" w:date="2022-06-06T06:05:00Z"/>
          <w:rFonts w:ascii="Times New Roman" w:cs="Times New Roman" w:eastAsia="Times New Roman" w:hAnsi="Times New Roman"/>
          <w:sz w:val="24"/>
          <w:szCs w:val="24"/>
        </w:rPr>
      </w:pPr>
      <w:ins w:author="Ciinndy" w:id="0" w:date="2022-06-06T06:05:00Z">
        <w:r w:rsidDel="00000000" w:rsidR="00000000" w:rsidRPr="00000000">
          <w:rPr>
            <w:rtl w:val="0"/>
          </w:rPr>
        </w:r>
      </w:ins>
    </w:p>
    <w:p w:rsidR="00000000" w:rsidDel="00000000" w:rsidP="00000000" w:rsidRDefault="00000000" w:rsidRPr="00000000" w14:paraId="0000004B">
      <w:pPr>
        <w:spacing w:line="360" w:lineRule="auto"/>
        <w:jc w:val="both"/>
        <w:rPr>
          <w:ins w:author="Ciinndy" w:id="0" w:date="2022-06-06T06:05:00Z"/>
          <w:rFonts w:ascii="Times New Roman" w:cs="Times New Roman" w:eastAsia="Times New Roman" w:hAnsi="Times New Roman"/>
          <w:sz w:val="24"/>
          <w:szCs w:val="24"/>
        </w:rPr>
      </w:pPr>
      <w:ins w:author="Ciinndy" w:id="0" w:date="2022-06-06T06:05:00Z">
        <w:r w:rsidDel="00000000" w:rsidR="00000000" w:rsidRPr="00000000">
          <w:rPr>
            <w:rtl w:val="0"/>
          </w:rPr>
        </w:r>
      </w:ins>
    </w:p>
    <w:p w:rsidR="00000000" w:rsidDel="00000000" w:rsidP="00000000" w:rsidRDefault="00000000" w:rsidRPr="00000000" w14:paraId="0000004C">
      <w:pPr>
        <w:spacing w:line="360" w:lineRule="auto"/>
        <w:jc w:val="both"/>
        <w:rPr>
          <w:ins w:author="Ciinndy" w:id="0" w:date="2022-06-06T06:05:00Z"/>
          <w:rFonts w:ascii="Times New Roman" w:cs="Times New Roman" w:eastAsia="Times New Roman" w:hAnsi="Times New Roman"/>
          <w:sz w:val="24"/>
          <w:szCs w:val="24"/>
        </w:rPr>
      </w:pPr>
      <w:ins w:author="Ciinndy" w:id="0" w:date="2022-06-06T06:05:00Z">
        <w:r w:rsidDel="00000000" w:rsidR="00000000" w:rsidRPr="00000000">
          <w:rPr>
            <w:rtl w:val="0"/>
          </w:rPr>
        </w:r>
      </w:ins>
    </w:p>
    <w:p w:rsidR="00000000" w:rsidDel="00000000" w:rsidP="00000000" w:rsidRDefault="00000000" w:rsidRPr="00000000" w14:paraId="0000004D">
      <w:pPr>
        <w:spacing w:line="360" w:lineRule="auto"/>
        <w:jc w:val="both"/>
        <w:rPr>
          <w:ins w:author="Ciinndy" w:id="0" w:date="2022-06-06T06:05:00Z"/>
          <w:rFonts w:ascii="Times New Roman" w:cs="Times New Roman" w:eastAsia="Times New Roman" w:hAnsi="Times New Roman"/>
          <w:sz w:val="24"/>
          <w:szCs w:val="24"/>
        </w:rPr>
      </w:pPr>
      <w:ins w:author="Ciinndy" w:id="0" w:date="2022-06-06T06:05:00Z">
        <w:r w:rsidDel="00000000" w:rsidR="00000000" w:rsidRPr="00000000">
          <w:rPr>
            <w:rtl w:val="0"/>
          </w:rPr>
        </w:r>
      </w:ins>
    </w:p>
    <w:p w:rsidR="00000000" w:rsidDel="00000000" w:rsidP="00000000" w:rsidRDefault="00000000" w:rsidRPr="00000000" w14:paraId="0000004E">
      <w:pPr>
        <w:spacing w:line="360" w:lineRule="auto"/>
        <w:jc w:val="both"/>
        <w:rPr>
          <w:ins w:author="Ciinndy" w:id="0" w:date="2022-06-06T06:05:00Z"/>
          <w:rFonts w:ascii="Times New Roman" w:cs="Times New Roman" w:eastAsia="Times New Roman" w:hAnsi="Times New Roman"/>
          <w:sz w:val="24"/>
          <w:szCs w:val="24"/>
        </w:rPr>
      </w:pPr>
      <w:ins w:author="Ciinndy" w:id="0" w:date="2022-06-06T06:05:00Z">
        <w:r w:rsidDel="00000000" w:rsidR="00000000" w:rsidRPr="00000000">
          <w:rPr>
            <w:rtl w:val="0"/>
          </w:rPr>
        </w:r>
      </w:ins>
    </w:p>
    <w:p w:rsidR="00000000" w:rsidDel="00000000" w:rsidP="00000000" w:rsidRDefault="00000000" w:rsidRPr="00000000" w14:paraId="0000004F">
      <w:pPr>
        <w:spacing w:line="360" w:lineRule="auto"/>
        <w:jc w:val="both"/>
        <w:rPr>
          <w:ins w:author="Ciinndy" w:id="0" w:date="2022-06-06T06:05:00Z"/>
          <w:rFonts w:ascii="Times New Roman" w:cs="Times New Roman" w:eastAsia="Times New Roman" w:hAnsi="Times New Roman"/>
          <w:sz w:val="24"/>
          <w:szCs w:val="24"/>
        </w:rPr>
      </w:pPr>
      <w:ins w:author="Ciinndy" w:id="0" w:date="2022-06-06T06:05:00Z">
        <w:r w:rsidDel="00000000" w:rsidR="00000000" w:rsidRPr="00000000">
          <w:rPr>
            <w:rtl w:val="0"/>
          </w:rPr>
        </w:r>
      </w:ins>
    </w:p>
    <w:p w:rsidR="00000000" w:rsidDel="00000000" w:rsidP="00000000" w:rsidRDefault="00000000" w:rsidRPr="00000000" w14:paraId="00000050">
      <w:pPr>
        <w:spacing w:line="360" w:lineRule="auto"/>
        <w:jc w:val="both"/>
        <w:rPr>
          <w:ins w:author="Ciinndy" w:id="0" w:date="2022-06-06T06:05:00Z"/>
          <w:rFonts w:ascii="Times New Roman" w:cs="Times New Roman" w:eastAsia="Times New Roman" w:hAnsi="Times New Roman"/>
          <w:sz w:val="24"/>
          <w:szCs w:val="24"/>
        </w:rPr>
      </w:pPr>
      <w:ins w:author="Ciinndy" w:id="0" w:date="2022-06-06T06:05:00Z">
        <w:r w:rsidDel="00000000" w:rsidR="00000000" w:rsidRPr="00000000">
          <w:rPr>
            <w:rtl w:val="0"/>
          </w:rPr>
        </w:r>
      </w:ins>
    </w:p>
    <w:p w:rsidR="00000000" w:rsidDel="00000000" w:rsidP="00000000" w:rsidRDefault="00000000" w:rsidRPr="00000000" w14:paraId="00000051">
      <w:pPr>
        <w:spacing w:line="360" w:lineRule="auto"/>
        <w:jc w:val="both"/>
        <w:rPr>
          <w:ins w:author="Ciinndy" w:id="0" w:date="2022-06-06T06:05:00Z"/>
          <w:rFonts w:ascii="Times New Roman" w:cs="Times New Roman" w:eastAsia="Times New Roman" w:hAnsi="Times New Roman"/>
          <w:sz w:val="24"/>
          <w:szCs w:val="24"/>
        </w:rPr>
      </w:pPr>
      <w:ins w:author="Ciinndy" w:id="0" w:date="2022-06-06T06:05:00Z">
        <w:r w:rsidDel="00000000" w:rsidR="00000000" w:rsidRPr="00000000">
          <w:rPr>
            <w:rtl w:val="0"/>
          </w:rPr>
        </w:r>
      </w:ins>
    </w:p>
    <w:p w:rsidR="00000000" w:rsidDel="00000000" w:rsidP="00000000" w:rsidRDefault="00000000" w:rsidRPr="00000000" w14:paraId="00000052">
      <w:pPr>
        <w:spacing w:line="360" w:lineRule="auto"/>
        <w:jc w:val="both"/>
        <w:rPr>
          <w:ins w:author="Ciinndy" w:id="0" w:date="2022-06-06T06:05:00Z"/>
          <w:rFonts w:ascii="Times New Roman" w:cs="Times New Roman" w:eastAsia="Times New Roman" w:hAnsi="Times New Roman"/>
          <w:sz w:val="24"/>
          <w:szCs w:val="24"/>
        </w:rPr>
      </w:pPr>
      <w:ins w:author="Ciinndy" w:id="0" w:date="2022-06-06T06:05:00Z">
        <w:r w:rsidDel="00000000" w:rsidR="00000000" w:rsidRPr="00000000">
          <w:rPr>
            <w:rtl w:val="0"/>
          </w:rPr>
        </w:r>
      </w:ins>
    </w:p>
    <w:p w:rsidR="00000000" w:rsidDel="00000000" w:rsidP="00000000" w:rsidRDefault="00000000" w:rsidRPr="00000000" w14:paraId="00000053">
      <w:pPr>
        <w:spacing w:line="360" w:lineRule="auto"/>
        <w:jc w:val="both"/>
        <w:rPr>
          <w:ins w:author="Ciinndy" w:id="0" w:date="2022-06-06T06:05:00Z"/>
          <w:rFonts w:ascii="Times New Roman" w:cs="Times New Roman" w:eastAsia="Times New Roman" w:hAnsi="Times New Roman"/>
          <w:sz w:val="24"/>
          <w:szCs w:val="24"/>
        </w:rPr>
      </w:pPr>
      <w:ins w:author="Ciinndy" w:id="0" w:date="2022-06-06T06:05:00Z">
        <w:r w:rsidDel="00000000" w:rsidR="00000000" w:rsidRPr="00000000">
          <w:rPr>
            <w:rtl w:val="0"/>
          </w:rPr>
        </w:r>
      </w:ins>
    </w:p>
    <w:p w:rsidR="00000000" w:rsidDel="00000000" w:rsidP="00000000" w:rsidRDefault="00000000" w:rsidRPr="00000000" w14:paraId="0000005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Especificación del uso de los registros y puertos GPIO utilizados</w:t>
      </w:r>
    </w:p>
    <w:p w:rsidR="00000000" w:rsidDel="00000000" w:rsidP="00000000" w:rsidRDefault="00000000" w:rsidRPr="00000000" w14:paraId="0000005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GPIOS utilizados son del 0 al 7, 21,25,22 y 23 tal y como se muestra en las imágenes 3.1 y 3.2, con el manejo de comandos que se muestra en la imagen 3.3.</w:t>
      </w:r>
    </w:p>
    <w:p w:rsidR="00000000" w:rsidDel="00000000" w:rsidP="00000000" w:rsidRDefault="00000000" w:rsidRPr="00000000" w14:paraId="00000058">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1371600</wp:posOffset>
            </wp:positionH>
            <wp:positionV relativeFrom="paragraph">
              <wp:posOffset>285750</wp:posOffset>
            </wp:positionV>
            <wp:extent cx="1623810" cy="3129056"/>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623810" cy="3129056"/>
                    </a:xfrm>
                    <a:prstGeom prst="rect"/>
                    <a:ln/>
                  </pic:spPr>
                </pic:pic>
              </a:graphicData>
            </a:graphic>
          </wp:anchor>
        </w:drawing>
      </w:r>
    </w:p>
    <w:p w:rsidR="00000000" w:rsidDel="00000000" w:rsidP="00000000" w:rsidRDefault="00000000" w:rsidRPr="00000000" w14:paraId="00000059">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(imagen 3.1)</w:t>
      </w:r>
      <w:r w:rsidDel="00000000" w:rsidR="00000000" w:rsidRPr="00000000">
        <w:rPr>
          <w:rFonts w:ascii="Times New Roman" w:cs="Times New Roman" w:eastAsia="Times New Roman" w:hAnsi="Times New Roman"/>
          <w:sz w:val="24"/>
          <w:szCs w:val="24"/>
        </w:rPr>
        <w:drawing>
          <wp:inline distB="114300" distT="114300" distL="114300" distR="114300">
            <wp:extent cx="2376488" cy="3003379"/>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376488" cy="3003379"/>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360" w:lineRule="auto"/>
        <w:ind w:firstLine="72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(imagen 3.2)</w:t>
      </w:r>
    </w:p>
    <w:p w:rsidR="00000000" w:rsidDel="00000000" w:rsidP="00000000" w:rsidRDefault="00000000" w:rsidRPr="00000000" w14:paraId="0000005C">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68823" cy="2585647"/>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168823" cy="258564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(imagen 3.3)</w:t>
      </w:r>
    </w:p>
    <w:p w:rsidR="00000000" w:rsidDel="00000000" w:rsidP="00000000" w:rsidRDefault="00000000" w:rsidRPr="00000000" w14:paraId="0000005F">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360" w:lineRule="auto"/>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Diagrama de flujo del programa hecho en una herramienta de software o algoritmo narrativo</w:t>
      </w:r>
    </w:p>
    <w:p w:rsidR="00000000" w:rsidDel="00000000" w:rsidP="00000000" w:rsidRDefault="00000000" w:rsidRPr="00000000" w14:paraId="0000006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81238" cy="6423485"/>
            <wp:effectExtent b="0" l="0" r="0" t="0"/>
            <wp:docPr id="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281238" cy="642348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Diagrama del circuito</w:t>
      </w:r>
    </w:p>
    <w:p w:rsidR="00000000" w:rsidDel="00000000" w:rsidP="00000000" w:rsidRDefault="00000000" w:rsidRPr="00000000" w14:paraId="0000006B">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C">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311400"/>
            <wp:effectExtent b="0" l="0" r="0" t="0"/>
            <wp:docPr id="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Conclusiones:</w:t>
      </w:r>
    </w:p>
    <w:p w:rsidR="00000000" w:rsidDel="00000000" w:rsidP="00000000" w:rsidRDefault="00000000" w:rsidRPr="00000000" w14:paraId="0000007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uso adecuado de los puertos GPIO es importante para el buen funcionamiento del programa. </w:t>
      </w:r>
    </w:p>
    <w:p w:rsidR="00000000" w:rsidDel="00000000" w:rsidP="00000000" w:rsidRDefault="00000000" w:rsidRPr="00000000" w14:paraId="0000007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 planeación lógica para la implementación del programa es importante para el orden y buen funcionamiento de este. </w:t>
      </w:r>
    </w:p>
    <w:p w:rsidR="00000000" w:rsidDel="00000000" w:rsidP="00000000" w:rsidRDefault="00000000" w:rsidRPr="00000000" w14:paraId="0000007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armado adecuado del circuito es tan importante como el funcionamiento del programa en software. </w:t>
      </w:r>
    </w:p>
    <w:p w:rsidR="00000000" w:rsidDel="00000000" w:rsidP="00000000" w:rsidRDefault="00000000" w:rsidRPr="00000000" w14:paraId="0000007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Bibliografía:</w:t>
      </w:r>
    </w:p>
    <w:p w:rsidR="00000000" w:rsidDel="00000000" w:rsidP="00000000" w:rsidRDefault="00000000" w:rsidRPr="00000000" w14:paraId="0000007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Paul A. Carter. (2007). Lenguaje Ensamblador para PC. 2022, de - Sitio web: http://pacman128.github.io/static/pcasm-book-spanish.pdf </w:t>
      </w:r>
    </w:p>
    <w:p w:rsidR="00000000" w:rsidDel="00000000" w:rsidP="00000000" w:rsidRDefault="00000000" w:rsidRPr="00000000" w14:paraId="0000007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Simon Humphreys. (2022). Assembly Language on the Pi: “Learning how to walk again”. 2022, de HelloWorld Sitio web: https://helloworld.raspberrypi.org/articles/hw16-assembly-language-on-the-pi</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image" Target="media/image9.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7.jp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